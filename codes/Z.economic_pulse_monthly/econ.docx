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2059F" w14:textId="18D04097" w:rsidR="00773203" w:rsidRDefault="00B91951">
      <w:ins w:id="0" w:author="Longhao Desktop" w:date="2024-05-04T12:13:00Z" w16du:dateUtc="2024-05-04T16:13:00Z">
        <w:r>
          <w:rPr>
            <w:noProof/>
          </w:rPr>
          <w:drawing>
            <wp:anchor distT="0" distB="0" distL="114300" distR="114300" simplePos="0" relativeHeight="251680768" behindDoc="0" locked="0" layoutInCell="1" allowOverlap="1" wp14:anchorId="084A9875" wp14:editId="2235233A">
              <wp:simplePos x="457200" y="45720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9144000" cy="4765675"/>
              <wp:effectExtent l="0" t="0" r="0" b="0"/>
              <wp:wrapSquare wrapText="bothSides"/>
              <wp:docPr id="118566914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85669147" name=""/>
                      <pic:cNvPicPr/>
                    </pic:nvPicPr>
                    <pic:blipFill rotWithShape="1"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2986"/>
                      <a:stretch/>
                    </pic:blipFill>
                    <pic:spPr bwMode="auto">
                      <a:xfrm>
                        <a:off x="0" y="0"/>
                        <a:ext cx="9144000" cy="476567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anchor>
          </w:drawing>
        </w:r>
      </w:ins>
      <w:ins w:id="1" w:author="Longhao Desktop" w:date="2024-05-04T12:12:00Z" w16du:dateUtc="2024-05-04T16:12:00Z">
        <w:del w:id="2" w:author="Longhao Desktop" w:date="2024-05-04T12:11:00Z" w16du:dateUtc="2024-05-04T16:11:00Z">
          <w:r w:rsidRPr="00773203" w:rsidDel="00B91951">
            <w:rPr>
              <w:noProof/>
            </w:rPr>
            <w:drawing>
              <wp:anchor distT="0" distB="0" distL="114300" distR="114300" simplePos="0" relativeHeight="251677696" behindDoc="0" locked="0" layoutInCell="1" allowOverlap="1" wp14:anchorId="42943BFD" wp14:editId="1B06508C">
                <wp:simplePos x="0" y="0"/>
                <wp:positionH relativeFrom="margin">
                  <wp:posOffset>3784600</wp:posOffset>
                </wp:positionH>
                <wp:positionV relativeFrom="margin">
                  <wp:posOffset>160866</wp:posOffset>
                </wp:positionV>
                <wp:extent cx="9144000" cy="4721225"/>
                <wp:effectExtent l="0" t="0" r="0" b="3175"/>
                <wp:wrapSquare wrapText="bothSides"/>
                <wp:docPr id="1115309383" name="Pictur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B4BFBC-4C48-3103-98BA-FFD179803A6E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>
                          <a:extLst>
                            <a:ext uri="{FF2B5EF4-FFF2-40B4-BE49-F238E27FC236}">
                              <a16:creationId xmlns:a16="http://schemas.microsoft.com/office/drawing/2014/main" id="{EBB4BFBC-4C48-3103-98BA-FFD179803A6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3789"/>
                        <a:stretch/>
                      </pic:blipFill>
                      <pic:spPr>
                        <a:xfrm>
                          <a:off x="0" y="0"/>
                          <a:ext cx="9144000" cy="4721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del>
      </w:ins>
      <w:del w:id="3" w:author="Longhao Desktop" w:date="2024-05-04T12:11:00Z" w16du:dateUtc="2024-05-04T16:11:00Z">
        <w:r w:rsidRPr="00773203" w:rsidDel="00B91951">
          <w:rPr>
            <w:noProof/>
          </w:rPr>
          <w:drawing>
            <wp:inline distT="0" distB="0" distL="0" distR="0" wp14:anchorId="410EE28E" wp14:editId="14077560">
              <wp:extent cx="7421880" cy="3832225"/>
              <wp:effectExtent l="0" t="0" r="7620" b="0"/>
              <wp:docPr id="1220811440" name="Picture 4">
                <a:extLst xmlns:a="http://schemas.openxmlformats.org/drawingml/2006/main">
                  <a:ext uri="{FF2B5EF4-FFF2-40B4-BE49-F238E27FC236}">
                    <a16:creationId xmlns:a16="http://schemas.microsoft.com/office/drawing/2014/main" id="{EBB4BFBC-4C48-3103-98BA-FFD179803A6E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4">
                        <a:extLst>
                          <a:ext uri="{FF2B5EF4-FFF2-40B4-BE49-F238E27FC236}">
                            <a16:creationId xmlns:a16="http://schemas.microsoft.com/office/drawing/2014/main" id="{EBB4BFBC-4C48-3103-98BA-FFD179803A6E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3789"/>
                      <a:stretch/>
                    </pic:blipFill>
                    <pic:spPr>
                      <a:xfrm>
                        <a:off x="0" y="0"/>
                        <a:ext cx="7421880" cy="3832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r w:rsidR="00773203">
        <w:rPr>
          <w:noProof/>
        </w:rPr>
        <mc:AlternateContent>
          <mc:Choice Requires="wps">
            <w:drawing>
              <wp:anchor distT="91440" distB="91440" distL="114300" distR="114300" simplePos="0" relativeHeight="251668480" behindDoc="0" locked="0" layoutInCell="1" allowOverlap="1" wp14:anchorId="1481D8B7" wp14:editId="18F54615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5349240" cy="981710"/>
                <wp:effectExtent l="0" t="0" r="0" b="0"/>
                <wp:wrapSquare wrapText="bothSides"/>
                <wp:docPr id="3031694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9240" cy="981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6468C" w14:textId="36128482" w:rsidR="00773203" w:rsidRDefault="00773203" w:rsidP="0077320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Confirmed: </w:t>
                            </w:r>
                            <w:ins w:id="4" w:author="Longhao Desktop" w:date="2024-05-04T12:14:00Z" w16du:dateUtc="2024-05-04T16:14:00Z">
                              <w:r w:rsidR="00B91951"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Fed </w:t>
                              </w:r>
                            </w:ins>
                            <w:ins w:id="5" w:author="Longhao Desktop" w:date="2024-05-04T12:15:00Z" w16du:dateUtc="2024-05-04T16:15:00Z">
                              <w:r w:rsidR="00B91951"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confirmed no</w:t>
                              </w:r>
                            </w:ins>
                            <w:ins w:id="6" w:author="Longhao Desktop" w:date="2024-05-04T12:14:00Z" w16du:dateUtc="2024-05-04T16:14:00Z">
                              <w:r w:rsidR="00B91951"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hike,</w:t>
                              </w:r>
                            </w:ins>
                            <w:ins w:id="7" w:author="Longhao Desktop" w:date="2024-05-04T12:15:00Z" w16du:dateUtc="2024-05-04T16:15:00Z">
                              <w:r w:rsidR="00B91951"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or </w:t>
                              </w:r>
                            </w:ins>
                            <w:del w:id="8" w:author="Longhao Desktop" w:date="2024-05-04T12:14:00Z" w16du:dateUtc="2024-05-04T16:14:00Z">
                              <w:r w:rsidDel="00B91951"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delText xml:space="preserve">not </w:delText>
                              </w:r>
                            </w:del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cut in 3-month horizon</w:t>
                            </w:r>
                            <w:ins w:id="9" w:author="Longhao Desktop" w:date="2024-05-04T12:15:00Z" w16du:dateUtc="2024-05-04T16:15:00Z">
                              <w:r w:rsidR="00B91951"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.</w:t>
                              </w:r>
                            </w:ins>
                            <w:ins w:id="10" w:author="Longhao Desktop" w:date="2024-05-04T12:14:00Z" w16du:dateUtc="2024-05-04T16:14:00Z">
                              <w:r w:rsidR="00B91951"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81D8B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21.2pt;height:77.3pt;z-index:251668480;visibility:visible;mso-wrap-style:square;mso-width-percent:585;mso-height-percent:200;mso-wrap-distance-left:9pt;mso-wrap-distance-top:7.2pt;mso-wrap-distance-right:9pt;mso-wrap-distance-bottom:7.2pt;mso-position-horizontal:center;mso-position-horizontal-relative:margin;mso-position-vertical:bottom;mso-position-vertical-relative:margin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" filled="f" stroked="f">
                <v:textbox style="mso-fit-shape-to-text:t">
                  <w:txbxContent>
                    <w:p w14:paraId="7A46468C" w14:textId="36128482" w:rsidR="00773203" w:rsidRDefault="00773203" w:rsidP="0077320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Confirmed: </w:t>
                      </w:r>
                      <w:ins w:id="11" w:author="Longhao Desktop" w:date="2024-05-04T12:14:00Z" w16du:dateUtc="2024-05-04T16:14:00Z">
                        <w:r w:rsidR="00B91951"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Fed </w:t>
                        </w:r>
                      </w:ins>
                      <w:ins w:id="12" w:author="Longhao Desktop" w:date="2024-05-04T12:15:00Z" w16du:dateUtc="2024-05-04T16:15:00Z">
                        <w:r w:rsidR="00B91951"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>confirmed no</w:t>
                        </w:r>
                      </w:ins>
                      <w:ins w:id="13" w:author="Longhao Desktop" w:date="2024-05-04T12:14:00Z" w16du:dateUtc="2024-05-04T16:14:00Z">
                        <w:r w:rsidR="00B91951"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hike,</w:t>
                        </w:r>
                      </w:ins>
                      <w:ins w:id="14" w:author="Longhao Desktop" w:date="2024-05-04T12:15:00Z" w16du:dateUtc="2024-05-04T16:15:00Z">
                        <w:r w:rsidR="00B91951"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or </w:t>
                        </w:r>
                      </w:ins>
                      <w:del w:id="15" w:author="Longhao Desktop" w:date="2024-05-04T12:14:00Z" w16du:dateUtc="2024-05-04T16:14:00Z">
                        <w:r w:rsidDel="00B91951"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delText xml:space="preserve">not </w:delText>
                        </w:r>
                      </w:del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cut in 3-month horizon</w:t>
                      </w:r>
                      <w:ins w:id="16" w:author="Longhao Desktop" w:date="2024-05-04T12:15:00Z" w16du:dateUtc="2024-05-04T16:15:00Z">
                        <w:r w:rsidR="00B91951"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>.</w:t>
                        </w:r>
                      </w:ins>
                      <w:ins w:id="17" w:author="Longhao Desktop" w:date="2024-05-04T12:14:00Z" w16du:dateUtc="2024-05-04T16:14:00Z">
                        <w:r w:rsidR="00B91951"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</w:t>
                        </w:r>
                      </w:ins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73203" w:rsidRPr="0077320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15E432" wp14:editId="31E0056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515600" cy="945662"/>
                <wp:effectExtent l="0" t="0" r="0" b="0"/>
                <wp:wrapNone/>
                <wp:docPr id="1368049118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15600" cy="94566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CF6086" w14:textId="372B86C8" w:rsidR="00773203" w:rsidRPr="00A02F68" w:rsidRDefault="00000000" w:rsidP="00773203">
                            <w:pPr>
                              <w:spacing w:line="216" w:lineRule="auto"/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88"/>
                                <w:szCs w:val="88"/>
                                <w14:ligatures w14:val="none"/>
                              </w:rPr>
                            </w:pPr>
                            <w:hyperlink r:id="rId8" w:history="1">
                              <w:r w:rsidR="00773203" w:rsidRPr="00A02F68">
                                <w:rPr>
                                  <w:rStyle w:val="Hyperlink"/>
                                  <w:rFonts w:asciiTheme="majorHAnsi" w:eastAsiaTheme="majorEastAsia" w:hAnsi="Calibri Light" w:cstheme="majorBidi"/>
                                  <w:b/>
                                  <w:bCs/>
                                  <w:kern w:val="24"/>
                                  <w:sz w:val="88"/>
                                  <w:szCs w:val="88"/>
                                </w:rPr>
                                <w:t>Fed Interest Rate</w:t>
                              </w:r>
                            </w:hyperlink>
                            <w:r w:rsidR="00773203" w:rsidRPr="00A02F68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ab/>
                            </w:r>
                            <w:r w:rsidR="00773203" w:rsidRPr="00A02F68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ab/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15E432" id="Title 1" o:spid="_x0000_s1027" style="position:absolute;margin-left:0;margin-top:0;width:828pt;height:74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" filled="f" stroked="f">
                <o:lock v:ext="edit" grouping="t"/>
                <v:textbox>
                  <w:txbxContent>
                    <w:p w14:paraId="62CF6086" w14:textId="372B86C8" w:rsidR="00773203" w:rsidRPr="00A02F68" w:rsidRDefault="00000000" w:rsidP="00773203">
                      <w:pPr>
                        <w:spacing w:line="216" w:lineRule="auto"/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88"/>
                          <w:szCs w:val="88"/>
                          <w14:ligatures w14:val="none"/>
                        </w:rPr>
                      </w:pPr>
                      <w:hyperlink r:id="rId9" w:history="1">
                        <w:r w:rsidR="00773203" w:rsidRPr="00A02F68">
                          <w:rPr>
                            <w:rStyle w:val="Hyperlink"/>
                            <w:rFonts w:asciiTheme="majorHAnsi" w:eastAsiaTheme="majorEastAsia" w:hAnsi="Calibri Light" w:cstheme="majorBidi"/>
                            <w:b/>
                            <w:bCs/>
                            <w:kern w:val="24"/>
                            <w:sz w:val="88"/>
                            <w:szCs w:val="88"/>
                          </w:rPr>
                          <w:t>Fed Interest Rate</w:t>
                        </w:r>
                      </w:hyperlink>
                      <w:r w:rsidR="00773203" w:rsidRPr="00A02F68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88"/>
                          <w:szCs w:val="88"/>
                        </w:rPr>
                        <w:tab/>
                      </w:r>
                      <w:r w:rsidR="00773203" w:rsidRPr="00A02F68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88"/>
                          <w:szCs w:val="88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  <w:r w:rsidR="00773203">
        <w:br w:type="page"/>
      </w:r>
      <w:ins w:id="18" w:author="Longhao Desktop" w:date="2024-05-04T12:12:00Z" w16du:dateUtc="2024-05-04T16:12:00Z">
        <w:del w:id="19" w:author="Longhao Desktop" w:date="2024-05-04T12:11:00Z" w16du:dateUtc="2024-05-04T16:11:00Z">
          <w:r w:rsidRPr="00773203" w:rsidDel="00B91951">
            <w:rPr>
              <w:noProof/>
            </w:rPr>
            <w:drawing>
              <wp:anchor distT="0" distB="0" distL="114300" distR="114300" simplePos="1" relativeHeight="251679744" behindDoc="0" locked="0" layoutInCell="1" allowOverlap="1" wp14:anchorId="2DB333DA" wp14:editId="0EF97B9A">
                <wp:simplePos x="457200" y="744855"/>
                <wp:positionH relativeFrom="margin">
                  <wp:posOffset>457200</wp:posOffset>
                </wp:positionH>
                <wp:positionV relativeFrom="margin">
                  <wp:posOffset>744855</wp:posOffset>
                </wp:positionV>
                <wp:extent cx="7421880" cy="3832225"/>
                <wp:effectExtent l="0" t="0" r="7620" b="0"/>
                <wp:wrapSquare wrapText="bothSides"/>
                <wp:docPr id="2052477075" name="Pictur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B4BFBC-4C48-3103-98BA-FFD179803A6E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>
                          <a:extLst>
                            <a:ext uri="{FF2B5EF4-FFF2-40B4-BE49-F238E27FC236}">
                              <a16:creationId xmlns:a16="http://schemas.microsoft.com/office/drawing/2014/main" id="{EBB4BFBC-4C48-3103-98BA-FFD179803A6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3789"/>
                        <a:stretch/>
                      </pic:blipFill>
                      <pic:spPr>
                        <a:xfrm>
                          <a:off x="0" y="0"/>
                          <a:ext cx="7421880" cy="3832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del>
      </w:ins>
    </w:p>
    <w:p w14:paraId="7DA41FA8" w14:textId="590AC3F9" w:rsidR="00645C01" w:rsidRDefault="00773203">
      <w:r w:rsidRPr="00773203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1C60050" wp14:editId="4C0B62F9">
            <wp:simplePos x="45720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9143171" cy="4746171"/>
            <wp:effectExtent l="0" t="0" r="1270" b="0"/>
            <wp:wrapSquare wrapText="bothSides"/>
            <wp:docPr id="199258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8603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81" b="4564"/>
                    <a:stretch/>
                  </pic:blipFill>
                  <pic:spPr bwMode="auto">
                    <a:xfrm>
                      <a:off x="0" y="0"/>
                      <a:ext cx="9143171" cy="474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7320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900112" wp14:editId="0685F45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515600" cy="945662"/>
                <wp:effectExtent l="0" t="0" r="0" b="0"/>
                <wp:wrapNone/>
                <wp:docPr id="2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10AA831-C289-0713-E873-88FC1C027246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15600" cy="94566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6EE879" w14:textId="7B7B586F" w:rsidR="00773203" w:rsidRPr="009A2508" w:rsidRDefault="00000000" w:rsidP="00773203">
                            <w:pPr>
                              <w:spacing w:line="216" w:lineRule="auto"/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70"/>
                                <w:szCs w:val="70"/>
                                <w14:ligatures w14:val="none"/>
                              </w:rPr>
                            </w:pPr>
                            <w:hyperlink r:id="rId11" w:history="1">
                              <w:r w:rsidR="00773203" w:rsidRPr="009A2508">
                                <w:rPr>
                                  <w:rStyle w:val="Hyperlink"/>
                                  <w:rFonts w:asciiTheme="majorHAnsi" w:eastAsiaTheme="majorEastAsia" w:hAnsi="Calibri Light" w:cstheme="majorBidi"/>
                                  <w:b/>
                                  <w:bCs/>
                                  <w:kern w:val="24"/>
                                  <w:sz w:val="70"/>
                                  <w:szCs w:val="70"/>
                                </w:rPr>
                                <w:t>Consumer Spending: Real + Price</w:t>
                              </w:r>
                            </w:hyperlink>
                            <w:r w:rsidR="009A2508" w:rsidRPr="009A2508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70"/>
                                <w:szCs w:val="70"/>
                              </w:rPr>
                              <w:t xml:space="preserve"> (</w:t>
                            </w:r>
                            <w:hyperlink r:id="rId12" w:history="1">
                              <w:r w:rsidR="009A2508" w:rsidRPr="009A2508">
                                <w:rPr>
                                  <w:rStyle w:val="Hyperlink"/>
                                  <w:rFonts w:asciiTheme="majorHAnsi" w:eastAsiaTheme="majorEastAsia" w:hAnsi="Calibri Light" w:cstheme="majorBidi"/>
                                  <w:b/>
                                  <w:bCs/>
                                  <w:kern w:val="24"/>
                                  <w:sz w:val="70"/>
                                  <w:szCs w:val="70"/>
                                  <w:highlight w:val="yellow"/>
                                </w:rPr>
                                <w:t>official release</w:t>
                              </w:r>
                            </w:hyperlink>
                            <w:r w:rsidR="009A2508" w:rsidRPr="009A2508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70"/>
                                <w:szCs w:val="70"/>
                              </w:rPr>
                              <w:t>)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900112" id="_x0000_s1028" style="position:absolute;margin-left:0;margin-top:0;width:828pt;height:7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" filled="f" stroked="f">
                <o:lock v:ext="edit" grouping="t"/>
                <v:textbox>
                  <w:txbxContent>
                    <w:p w14:paraId="476EE879" w14:textId="7B7B586F" w:rsidR="00773203" w:rsidRPr="009A2508" w:rsidRDefault="00000000" w:rsidP="00773203">
                      <w:pPr>
                        <w:spacing w:line="216" w:lineRule="auto"/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70"/>
                          <w:szCs w:val="70"/>
                          <w14:ligatures w14:val="none"/>
                        </w:rPr>
                      </w:pPr>
                      <w:hyperlink r:id="rId13" w:history="1">
                        <w:r w:rsidR="00773203" w:rsidRPr="009A2508">
                          <w:rPr>
                            <w:rStyle w:val="Hyperlink"/>
                            <w:rFonts w:asciiTheme="majorHAnsi" w:eastAsiaTheme="majorEastAsia" w:hAnsi="Calibri Light" w:cstheme="majorBidi"/>
                            <w:b/>
                            <w:bCs/>
                            <w:kern w:val="24"/>
                            <w:sz w:val="70"/>
                            <w:szCs w:val="70"/>
                          </w:rPr>
                          <w:t>Consumer Spending: Real + Price</w:t>
                        </w:r>
                      </w:hyperlink>
                      <w:r w:rsidR="009A2508" w:rsidRPr="009A2508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70"/>
                          <w:szCs w:val="70"/>
                        </w:rPr>
                        <w:t xml:space="preserve"> (</w:t>
                      </w:r>
                      <w:hyperlink r:id="rId14" w:history="1">
                        <w:r w:rsidR="009A2508" w:rsidRPr="009A2508">
                          <w:rPr>
                            <w:rStyle w:val="Hyperlink"/>
                            <w:rFonts w:asciiTheme="majorHAnsi" w:eastAsiaTheme="majorEastAsia" w:hAnsi="Calibri Light" w:cstheme="majorBidi"/>
                            <w:b/>
                            <w:bCs/>
                            <w:kern w:val="24"/>
                            <w:sz w:val="70"/>
                            <w:szCs w:val="70"/>
                            <w:highlight w:val="yellow"/>
                          </w:rPr>
                          <w:t>official release</w:t>
                        </w:r>
                      </w:hyperlink>
                      <w:r w:rsidR="009A2508" w:rsidRPr="009A2508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70"/>
                          <w:szCs w:val="7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5FACF4F" w14:textId="77777777" w:rsidR="00773203" w:rsidRPr="00773203" w:rsidRDefault="00773203" w:rsidP="00773203"/>
    <w:p w14:paraId="3BC22DC1" w14:textId="77777777" w:rsidR="00773203" w:rsidRPr="00773203" w:rsidRDefault="00773203" w:rsidP="00773203"/>
    <w:p w14:paraId="033C6B7E" w14:textId="6FF51535" w:rsidR="00773203" w:rsidRPr="00773203" w:rsidRDefault="00773203" w:rsidP="00773203"/>
    <w:p w14:paraId="214D3F38" w14:textId="3F16EDA4" w:rsidR="00773203" w:rsidRPr="00773203" w:rsidRDefault="006E64AE" w:rsidP="00773203">
      <w:r>
        <w:rPr>
          <w:noProof/>
        </w:rPr>
        <mc:AlternateContent>
          <mc:Choice Requires="wps">
            <w:drawing>
              <wp:anchor distT="91440" distB="91440" distL="114300" distR="114300" simplePos="0" relativeHeight="251672576" behindDoc="0" locked="0" layoutInCell="1" allowOverlap="1" wp14:anchorId="0B3B1B47" wp14:editId="6DA791A7">
                <wp:simplePos x="0" y="0"/>
                <wp:positionH relativeFrom="margin">
                  <wp:align>right</wp:align>
                </wp:positionH>
                <wp:positionV relativeFrom="margin">
                  <wp:posOffset>5888990</wp:posOffset>
                </wp:positionV>
                <wp:extent cx="4291330" cy="981710"/>
                <wp:effectExtent l="0" t="0" r="0" b="0"/>
                <wp:wrapSquare wrapText="bothSides"/>
                <wp:docPr id="16509197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1330" cy="981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7AC7" w14:textId="77777777" w:rsidR="006E64AE" w:rsidRPr="006E64AE" w:rsidRDefault="006E64AE" w:rsidP="006E64AE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6E64AE"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Price Index:</w:t>
                            </w:r>
                          </w:p>
                          <w:p w14:paraId="554ED332" w14:textId="77777777" w:rsidR="006E64AE" w:rsidRPr="00A02F68" w:rsidRDefault="006E64AE" w:rsidP="006E64AE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A02F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PCEPI / PCEPI-Service is decreasing steadily. </w:t>
                            </w:r>
                          </w:p>
                          <w:p w14:paraId="3AED4568" w14:textId="2DDBFE9C" w:rsidR="00773203" w:rsidRPr="00773203" w:rsidRDefault="006E64AE" w:rsidP="0077320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6E64AE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</w:t>
                            </w:r>
                            <w:r w:rsidRPr="00A02F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urable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-</w:t>
                            </w:r>
                            <w:r w:rsidRPr="00A02F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goods is deflating (like pre-pandemic)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A02F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non-durable goods can be </w:t>
                            </w:r>
                            <w:r w:rsidRPr="006E64AE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fluctuated</w:t>
                            </w:r>
                            <w:r w:rsidRPr="00A02F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, driven mainly by O&amp;G 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3B1B47" id="_x0000_s1029" type="#_x0000_t202" style="position:absolute;margin-left:286.7pt;margin-top:463.7pt;width:337.9pt;height:77.3pt;z-index:251672576;visibility:visible;mso-wrap-style:square;mso-width-percent:0;mso-height-percent:200;mso-wrap-distance-left:9pt;mso-wrap-distance-top:7.2pt;mso-wrap-distance-right:9pt;mso-wrap-distance-bottom:7.2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" filled="f" stroked="f">
                <v:textbox style="mso-fit-shape-to-text:t">
                  <w:txbxContent>
                    <w:p w14:paraId="118C7AC7" w14:textId="77777777" w:rsidR="006E64AE" w:rsidRPr="006E64AE" w:rsidRDefault="006E64AE" w:rsidP="006E64AE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6E64AE"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Price Index:</w:t>
                      </w:r>
                    </w:p>
                    <w:p w14:paraId="554ED332" w14:textId="77777777" w:rsidR="006E64AE" w:rsidRPr="00A02F68" w:rsidRDefault="006E64AE" w:rsidP="006E64AE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A02F6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PCEPI / PCEPI-Service is decreasing steadily. </w:t>
                      </w:r>
                    </w:p>
                    <w:p w14:paraId="3AED4568" w14:textId="2DDBFE9C" w:rsidR="00773203" w:rsidRPr="00773203" w:rsidRDefault="006E64AE" w:rsidP="0077320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6E64AE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</w:t>
                      </w:r>
                      <w:r w:rsidRPr="00A02F6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urable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-</w:t>
                      </w:r>
                      <w:r w:rsidRPr="00A02F6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goods is deflating (like pre-pandemic)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, </w:t>
                      </w:r>
                      <w:r w:rsidRPr="00A02F6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non-durable goods can be </w:t>
                      </w:r>
                      <w:r w:rsidRPr="006E64AE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fluctuated</w:t>
                      </w:r>
                      <w:r w:rsidRPr="00A02F6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, driven mainly by O&amp;G price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63C7C42" wp14:editId="0E414170">
                <wp:simplePos x="0" y="0"/>
                <wp:positionH relativeFrom="margin">
                  <wp:align>left</wp:align>
                </wp:positionH>
                <wp:positionV relativeFrom="margin">
                  <wp:posOffset>5878195</wp:posOffset>
                </wp:positionV>
                <wp:extent cx="4386580" cy="981710"/>
                <wp:effectExtent l="0" t="0" r="0" b="0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6943" cy="981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BAABD" w14:textId="26AFDD7F" w:rsidR="00773203" w:rsidRPr="00773203" w:rsidRDefault="00773203" w:rsidP="0077320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773203"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Real Spending</w:t>
                            </w:r>
                            <w:r w:rsidRPr="00773203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: Durable</w:t>
                            </w:r>
                            <w:r w:rsidR="006E64AE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-</w:t>
                            </w:r>
                            <w:r w:rsidRPr="00773203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nonDur</w:t>
                            </w:r>
                            <w:r w:rsidR="006E64AE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-</w:t>
                            </w:r>
                            <w:r w:rsidRPr="00773203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Service</w:t>
                            </w:r>
                            <w:r w:rsidR="006E64AE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=</w:t>
                            </w:r>
                            <w:r w:rsidRPr="00773203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1</w:t>
                            </w:r>
                            <w:r w:rsidR="006E64AE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-</w:t>
                            </w:r>
                            <w:r w:rsidRPr="00773203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2</w:t>
                            </w:r>
                            <w:r w:rsidR="006E64AE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-</w:t>
                            </w:r>
                            <w:r w:rsidRPr="00773203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6.</w:t>
                            </w:r>
                          </w:p>
                          <w:p w14:paraId="5BB205BA" w14:textId="055BAE79" w:rsidR="00773203" w:rsidRPr="00773203" w:rsidRDefault="001016BD" w:rsidP="0077320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total</w:t>
                            </w:r>
                            <w:r w:rsidR="00773203" w:rsidRPr="00773203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/ service is growing at 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3.0% and </w:t>
                            </w:r>
                            <w:r w:rsidR="00773203" w:rsidRPr="00773203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2.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8</w:t>
                            </w:r>
                            <w:r w:rsidR="00773203" w:rsidRPr="00773203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%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, respectively</w:t>
                            </w:r>
                            <w:r w:rsidR="00773203" w:rsidRPr="00773203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C175B60" w14:textId="6BC3824F" w:rsidR="00773203" w:rsidRPr="00773203" w:rsidRDefault="001016B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Strong confidence as </w:t>
                            </w:r>
                            <w:r w:rsidR="00773203" w:rsidRPr="00773203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durable-spending 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&gt; </w:t>
                            </w:r>
                            <w:r w:rsidR="00773203" w:rsidRPr="00773203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non-durable-spending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&gt;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3C7C42" id="_x0000_s1030" type="#_x0000_t202" style="position:absolute;margin-left:0;margin-top:462.85pt;width:345.4pt;height:77.3pt;z-index:251662336;visibility:visible;mso-wrap-style:square;mso-width-percent:0;mso-height-percent:200;mso-wrap-distance-left:9pt;mso-wrap-distance-top:7.2pt;mso-wrap-distance-right:9pt;mso-wrap-distance-bottom:7.2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" filled="f" stroked="f">
                <v:textbox style="mso-fit-shape-to-text:t">
                  <w:txbxContent>
                    <w:p w14:paraId="545BAABD" w14:textId="26AFDD7F" w:rsidR="00773203" w:rsidRPr="00773203" w:rsidRDefault="00773203" w:rsidP="0077320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773203"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Real Spending</w:t>
                      </w:r>
                      <w:r w:rsidRPr="00773203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: Durable</w:t>
                      </w:r>
                      <w:r w:rsidR="006E64AE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-</w:t>
                      </w:r>
                      <w:r w:rsidRPr="00773203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nonDur</w:t>
                      </w:r>
                      <w:r w:rsidR="006E64AE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-</w:t>
                      </w:r>
                      <w:r w:rsidRPr="00773203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Service</w:t>
                      </w:r>
                      <w:r w:rsidR="006E64AE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=</w:t>
                      </w:r>
                      <w:r w:rsidRPr="00773203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1</w:t>
                      </w:r>
                      <w:r w:rsidR="006E64AE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-</w:t>
                      </w:r>
                      <w:r w:rsidRPr="00773203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2</w:t>
                      </w:r>
                      <w:r w:rsidR="006E64AE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-</w:t>
                      </w:r>
                      <w:r w:rsidRPr="00773203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6.</w:t>
                      </w:r>
                    </w:p>
                    <w:p w14:paraId="5BB205BA" w14:textId="055BAE79" w:rsidR="00773203" w:rsidRPr="00773203" w:rsidRDefault="001016BD" w:rsidP="0077320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total</w:t>
                      </w:r>
                      <w:r w:rsidR="00773203" w:rsidRPr="00773203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/ service is growing at 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3.0% and </w:t>
                      </w:r>
                      <w:r w:rsidR="00773203" w:rsidRPr="00773203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2.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8</w:t>
                      </w:r>
                      <w:r w:rsidR="00773203" w:rsidRPr="00773203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%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, respectively</w:t>
                      </w:r>
                      <w:r w:rsidR="00773203" w:rsidRPr="00773203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</w:p>
                    <w:p w14:paraId="5C175B60" w14:textId="6BC3824F" w:rsidR="00773203" w:rsidRPr="00773203" w:rsidRDefault="001016B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Strong confidence as </w:t>
                      </w:r>
                      <w:r w:rsidR="00773203" w:rsidRPr="00773203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durable-spending 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&gt; </w:t>
                      </w:r>
                      <w:r w:rsidR="00773203" w:rsidRPr="00773203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non-durable-spending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&gt; 0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2912EA4" w14:textId="77777777" w:rsidR="00773203" w:rsidRPr="00773203" w:rsidRDefault="00773203" w:rsidP="00773203"/>
    <w:p w14:paraId="4A667696" w14:textId="77777777" w:rsidR="00773203" w:rsidRPr="00773203" w:rsidRDefault="00773203" w:rsidP="00773203"/>
    <w:p w14:paraId="4FFD4CC8" w14:textId="1FE5287B" w:rsidR="00773203" w:rsidRPr="00773203" w:rsidRDefault="00773203" w:rsidP="0077320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849E38" wp14:editId="3351D694">
                <wp:simplePos x="0" y="0"/>
                <wp:positionH relativeFrom="margin">
                  <wp:posOffset>2462712</wp:posOffset>
                </wp:positionH>
                <wp:positionV relativeFrom="paragraph">
                  <wp:posOffset>351880</wp:posOffset>
                </wp:positionV>
                <wp:extent cx="9002486" cy="304800"/>
                <wp:effectExtent l="0" t="0" r="825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2486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EE194" w14:textId="7AE4D5A9" w:rsidR="00773203" w:rsidRDefault="00773203">
                            <w:r w:rsidRPr="00773203">
                              <w:t>durable spending is highly cyclical, but non-durable-spending is less cyclical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49E38" id="_x0000_s1031" type="#_x0000_t202" style="position:absolute;margin-left:193.9pt;margin-top:27.7pt;width:708.8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" stroked="f">
                <v:textbox>
                  <w:txbxContent>
                    <w:p w14:paraId="41EEE194" w14:textId="7AE4D5A9" w:rsidR="00773203" w:rsidRDefault="00773203">
                      <w:r w:rsidRPr="00773203">
                        <w:t>durable spending is highly cyclical, but non-durable-spending is less cyclical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9AB156" w14:textId="77777777" w:rsidR="006E64AE" w:rsidRDefault="006E64AE" w:rsidP="006E64AE">
      <w:pPr>
        <w:pStyle w:val="Default"/>
      </w:pPr>
    </w:p>
    <w:p w14:paraId="4A020F71" w14:textId="70E842DD" w:rsidR="00773203" w:rsidRPr="00A02F68" w:rsidRDefault="00000000" w:rsidP="00A02F68">
      <w:pPr>
        <w:spacing w:line="216" w:lineRule="auto"/>
        <w:rPr>
          <w:sz w:val="70"/>
          <w:szCs w:val="70"/>
        </w:rPr>
      </w:pPr>
      <w:hyperlink r:id="rId15" w:history="1">
        <w:r w:rsidR="006E64AE" w:rsidRPr="00A02F68">
          <w:rPr>
            <w:rStyle w:val="Hyperlink"/>
            <w:sz w:val="70"/>
            <w:szCs w:val="70"/>
          </w:rPr>
          <w:t xml:space="preserve"> </w:t>
        </w:r>
        <w:r w:rsidR="006E64AE" w:rsidRPr="00A02F68">
          <w:rPr>
            <w:rStyle w:val="Hyperlink"/>
            <w:b/>
            <w:bCs/>
            <w:sz w:val="70"/>
            <w:szCs w:val="70"/>
          </w:rPr>
          <w:t>Labor’s value-added vs market performance</w:t>
        </w:r>
      </w:hyperlink>
      <w:r w:rsidR="006E64AE" w:rsidRPr="00A02F68">
        <w:rPr>
          <w:b/>
          <w:bCs/>
          <w:sz w:val="70"/>
          <w:szCs w:val="70"/>
        </w:rPr>
        <w:t xml:space="preserve"> </w:t>
      </w:r>
    </w:p>
    <w:p w14:paraId="6BD54F8C" w14:textId="1BF36407" w:rsidR="00773203" w:rsidRPr="00773203" w:rsidRDefault="006E64AE" w:rsidP="00773203">
      <w:r>
        <w:rPr>
          <w:noProof/>
        </w:rPr>
        <mc:AlternateContent>
          <mc:Choice Requires="wps">
            <w:drawing>
              <wp:anchor distT="91440" distB="91440" distL="114300" distR="114300" simplePos="0" relativeHeight="251675648" behindDoc="0" locked="0" layoutInCell="1" allowOverlap="1" wp14:anchorId="2CA51863" wp14:editId="2D90B63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5349240" cy="981710"/>
                <wp:effectExtent l="0" t="0" r="0" b="0"/>
                <wp:wrapSquare wrapText="bothSides"/>
                <wp:docPr id="19075000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9240" cy="981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2C47C" w14:textId="68D37879" w:rsidR="006E64AE" w:rsidRDefault="006E64AE" w:rsidP="006E64AE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When Real Labor Productivity is at or above 2%, U.S. economy is in good/health state.</w:t>
                            </w:r>
                            <w:ins w:id="20" w:author="Longhao Desktop" w:date="2024-05-04T12:19:00Z" w16du:dateUtc="2024-05-04T16:19:00Z">
                              <w:r w:rsidR="00B34130"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ins>
                            <w:ins w:id="21" w:author="Longhao Desktop" w:date="2024-05-04T12:20:00Z" w16du:dateUtc="2024-05-04T16:20:00Z">
                              <w:r w:rsidR="00B34130"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I</w:t>
                              </w:r>
                            </w:ins>
                            <w:ins w:id="22" w:author="Longhao Desktop" w:date="2024-05-04T12:19:00Z" w16du:dateUtc="2024-05-04T16:19:00Z">
                              <w:r w:rsidR="00B34130"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t is 3.17% </w:t>
                              </w:r>
                            </w:ins>
                            <w:ins w:id="23" w:author="Longhao Desktop" w:date="2024-05-04T12:20:00Z" w16du:dateUtc="2024-05-04T16:20:00Z">
                              <w:r w:rsidR="00B34130"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in 24Q1 </w:t>
                              </w:r>
                            </w:ins>
                            <w:ins w:id="24" w:author="Longhao Desktop" w:date="2024-05-04T12:19:00Z" w16du:dateUtc="2024-05-04T16:19:00Z">
                              <w:r w:rsidR="00B34130"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vs </w:t>
                              </w:r>
                            </w:ins>
                            <w:ins w:id="25" w:author="Longhao Desktop" w:date="2024-05-04T12:20:00Z" w16du:dateUtc="2024-05-04T16:20:00Z">
                              <w:r w:rsidR="00B34130"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3.33% om 23Q4</w:t>
                              </w:r>
                            </w:ins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A51863" id="_x0000_s1032" type="#_x0000_t202" style="position:absolute;margin-left:0;margin-top:0;width:421.2pt;height:77.3pt;z-index:251675648;visibility:visible;mso-wrap-style:square;mso-width-percent:585;mso-height-percent:200;mso-wrap-distance-left:9pt;mso-wrap-distance-top:7.2pt;mso-wrap-distance-right:9pt;mso-wrap-distance-bottom:7.2pt;mso-position-horizontal:center;mso-position-horizontal-relative:margin;mso-position-vertical:bottom;mso-position-vertical-relative:margin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" filled="f" stroked="f">
                <v:textbox style="mso-fit-shape-to-text:t">
                  <w:txbxContent>
                    <w:p w14:paraId="29E2C47C" w14:textId="68D37879" w:rsidR="006E64AE" w:rsidRDefault="006E64AE" w:rsidP="006E64AE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When Real Labor Productivity is at or above 2%, U.S. economy is in good/health state.</w:t>
                      </w:r>
                      <w:ins w:id="26" w:author="Longhao Desktop" w:date="2024-05-04T12:19:00Z" w16du:dateUtc="2024-05-04T16:19:00Z">
                        <w:r w:rsidR="00B34130"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</w:t>
                        </w:r>
                      </w:ins>
                      <w:ins w:id="27" w:author="Longhao Desktop" w:date="2024-05-04T12:20:00Z" w16du:dateUtc="2024-05-04T16:20:00Z">
                        <w:r w:rsidR="00B34130"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>I</w:t>
                        </w:r>
                      </w:ins>
                      <w:ins w:id="28" w:author="Longhao Desktop" w:date="2024-05-04T12:19:00Z" w16du:dateUtc="2024-05-04T16:19:00Z">
                        <w:r w:rsidR="00B34130"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t is 3.17% </w:t>
                        </w:r>
                      </w:ins>
                      <w:ins w:id="29" w:author="Longhao Desktop" w:date="2024-05-04T12:20:00Z" w16du:dateUtc="2024-05-04T16:20:00Z">
                        <w:r w:rsidR="00B34130"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in 24Q1 </w:t>
                        </w:r>
                      </w:ins>
                      <w:ins w:id="30" w:author="Longhao Desktop" w:date="2024-05-04T12:19:00Z" w16du:dateUtc="2024-05-04T16:19:00Z">
                        <w:r w:rsidR="00B34130"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vs </w:t>
                        </w:r>
                      </w:ins>
                      <w:ins w:id="31" w:author="Longhao Desktop" w:date="2024-05-04T12:20:00Z" w16du:dateUtc="2024-05-04T16:20:00Z">
                        <w:r w:rsidR="00B34130"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>3.33% om 23Q4</w:t>
                        </w:r>
                      </w:ins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del w:id="32" w:author="Longhao Desktop" w:date="2024-05-04T12:18:00Z" w16du:dateUtc="2024-05-04T16:18:00Z">
        <w:r w:rsidRPr="006E64AE" w:rsidDel="00B34130">
          <w:rPr>
            <w:noProof/>
          </w:rPr>
          <w:drawing>
            <wp:anchor distT="0" distB="0" distL="114300" distR="114300" simplePos="0" relativeHeight="251673600" behindDoc="0" locked="0" layoutInCell="1" allowOverlap="1" wp14:anchorId="7838DA76" wp14:editId="2E800E3F">
              <wp:simplePos x="457200" y="1230086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9143501" cy="4757057"/>
              <wp:effectExtent l="0" t="0" r="635" b="5715"/>
              <wp:wrapSquare wrapText="bothSides"/>
              <wp:docPr id="79038951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90389517" name=""/>
                      <pic:cNvPicPr/>
                    </pic:nvPicPr>
                    <pic:blipFill rotWithShape="1"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2761" b="3996"/>
                      <a:stretch/>
                    </pic:blipFill>
                    <pic:spPr bwMode="auto">
                      <a:xfrm>
                        <a:off x="0" y="0"/>
                        <a:ext cx="9143501" cy="475705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anchor>
          </w:drawing>
        </w:r>
      </w:del>
      <w:ins w:id="33" w:author="Longhao Desktop" w:date="2024-05-04T12:18:00Z" w16du:dateUtc="2024-05-04T16:18:00Z">
        <w:r w:rsidR="00B34130">
          <w:rPr>
            <w:noProof/>
          </w:rPr>
          <w:drawing>
            <wp:inline distT="0" distB="0" distL="0" distR="0" wp14:anchorId="63513270" wp14:editId="7E769C63">
              <wp:extent cx="9144000" cy="4748742"/>
              <wp:effectExtent l="0" t="0" r="0" b="0"/>
              <wp:docPr id="19054668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0546681" name=""/>
                      <pic:cNvPicPr/>
                    </pic:nvPicPr>
                    <pic:blipFill rotWithShape="1">
                      <a:blip r:embed="rId17"/>
                      <a:srcRect t="13295"/>
                      <a:stretch/>
                    </pic:blipFill>
                    <pic:spPr bwMode="auto">
                      <a:xfrm>
                        <a:off x="0" y="0"/>
                        <a:ext cx="9144000" cy="474874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sectPr w:rsidR="00773203" w:rsidRPr="00773203" w:rsidSect="006D609F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B04A2B" w14:textId="77777777" w:rsidR="006D609F" w:rsidRDefault="006D609F" w:rsidP="00773203">
      <w:pPr>
        <w:spacing w:after="0" w:line="240" w:lineRule="auto"/>
      </w:pPr>
      <w:r>
        <w:separator/>
      </w:r>
    </w:p>
  </w:endnote>
  <w:endnote w:type="continuationSeparator" w:id="0">
    <w:p w14:paraId="4FD92A5A" w14:textId="77777777" w:rsidR="006D609F" w:rsidRDefault="006D609F" w:rsidP="00773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68DA45" w14:textId="77777777" w:rsidR="006D609F" w:rsidRDefault="006D609F" w:rsidP="00773203">
      <w:pPr>
        <w:spacing w:after="0" w:line="240" w:lineRule="auto"/>
      </w:pPr>
      <w:r>
        <w:separator/>
      </w:r>
    </w:p>
  </w:footnote>
  <w:footnote w:type="continuationSeparator" w:id="0">
    <w:p w14:paraId="18B46CFF" w14:textId="77777777" w:rsidR="006D609F" w:rsidRDefault="006D609F" w:rsidP="00773203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onghao Desktop">
    <w15:presenceInfo w15:providerId="Windows Live" w15:userId="fdc18e2d54f644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4C0"/>
    <w:rsid w:val="001016BD"/>
    <w:rsid w:val="004C3AEF"/>
    <w:rsid w:val="004D7595"/>
    <w:rsid w:val="005F14C0"/>
    <w:rsid w:val="00645C01"/>
    <w:rsid w:val="006D609F"/>
    <w:rsid w:val="006E64AE"/>
    <w:rsid w:val="00773203"/>
    <w:rsid w:val="009A2508"/>
    <w:rsid w:val="00A02F68"/>
    <w:rsid w:val="00AE65B0"/>
    <w:rsid w:val="00B06AB8"/>
    <w:rsid w:val="00B34130"/>
    <w:rsid w:val="00B91951"/>
    <w:rsid w:val="00E64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F99E7"/>
  <w15:chartTrackingRefBased/>
  <w15:docId w15:val="{0F7242EA-D488-4DD4-A241-96BDAB798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77320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732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20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732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203"/>
  </w:style>
  <w:style w:type="paragraph" w:styleId="Footer">
    <w:name w:val="footer"/>
    <w:basedOn w:val="Normal"/>
    <w:link w:val="FooterChar"/>
    <w:uiPriority w:val="99"/>
    <w:unhideWhenUsed/>
    <w:rsid w:val="007732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203"/>
  </w:style>
  <w:style w:type="paragraph" w:customStyle="1" w:styleId="Default">
    <w:name w:val="Default"/>
    <w:rsid w:val="006E64A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D75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15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ed.stlouisfed.org/graph/?g=1k0JC" TargetMode="External"/><Relationship Id="rId13" Type="http://schemas.openxmlformats.org/officeDocument/2006/relationships/hyperlink" Target="https://fred.stlouisfed.org/graph/?g=1k6eI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bea.gov/news/current-releases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fred.stlouisfed.org/graph/?g=1k6eI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fred.stlouisfed.org/graph/?g=1iTKv" TargetMode="External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footnotes" Target="footnotes.xml"/><Relationship Id="rId9" Type="http://schemas.openxmlformats.org/officeDocument/2006/relationships/hyperlink" Target="https://fred.stlouisfed.org/graph/?g=1k0JC" TargetMode="External"/><Relationship Id="rId14" Type="http://schemas.openxmlformats.org/officeDocument/2006/relationships/hyperlink" Target="https://www.bea.gov/news/current-relea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Longhao Desktop</dc:creator>
  <cp:keywords/>
  <dc:description/>
  <cp:lastModifiedBy>Longhao Desktop</cp:lastModifiedBy>
  <cp:revision>8</cp:revision>
  <dcterms:created xsi:type="dcterms:W3CDTF">2024-04-26T14:40:00Z</dcterms:created>
  <dcterms:modified xsi:type="dcterms:W3CDTF">2024-05-04T16:20:00Z</dcterms:modified>
</cp:coreProperties>
</file>